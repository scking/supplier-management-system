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CC4674">
      <w:pPr>
        <w:jc w:val="left"/>
        <w:rPr>
          <w:rFonts w:hint="eastAsia" w:ascii="方正黑体_GBK" w:hAnsi="方正黑体_GBK" w:eastAsia="方正黑体_GBK" w:cs="方正黑体_GBK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方正黑体_GBK" w:hAnsi="方正黑体_GBK" w:eastAsia="方正黑体_GBK" w:cs="方正黑体_GBK"/>
          <w:color w:val="auto"/>
          <w:sz w:val="32"/>
          <w:szCs w:val="32"/>
          <w:highlight w:val="none"/>
          <w:lang w:val="en-US" w:eastAsia="zh-CN"/>
        </w:rPr>
        <w:t>附件4：</w:t>
      </w:r>
    </w:p>
    <w:p w14:paraId="44C89BDE">
      <w:pPr>
        <w:jc w:val="left"/>
        <w:rPr>
          <w:rFonts w:hint="eastAsia" w:ascii="方正黑体_GBK" w:hAnsi="方正黑体_GBK" w:eastAsia="方正黑体_GBK" w:cs="方正黑体_GBK"/>
          <w:color w:val="auto"/>
          <w:sz w:val="32"/>
          <w:szCs w:val="32"/>
          <w:highlight w:val="none"/>
          <w:lang w:val="en-US" w:eastAsia="zh-CN"/>
        </w:rPr>
      </w:pPr>
    </w:p>
    <w:p w14:paraId="419EF664">
      <w:pPr>
        <w:ind w:left="0" w:leftChars="0" w:firstLine="0" w:firstLineChars="0"/>
        <w:jc w:val="center"/>
        <w:rPr>
          <w:rFonts w:hint="eastAsia" w:ascii="方正小标宋_GBK" w:hAnsi="方正小标宋_GBK" w:eastAsia="方正小标宋_GBK" w:cs="方正小标宋_GBK"/>
          <w:b w:val="0"/>
          <w:bCs w:val="0"/>
          <w:color w:val="auto"/>
          <w:spacing w:val="30"/>
          <w:sz w:val="40"/>
          <w:szCs w:val="40"/>
          <w:highlight w:val="none"/>
          <w:lang w:val="en-US" w:eastAsia="zh-CN"/>
        </w:rPr>
      </w:pPr>
      <w:r>
        <w:rPr>
          <w:rFonts w:hint="eastAsia" w:ascii="方正小标宋_GBK" w:hAnsi="方正小标宋_GBK" w:eastAsia="方正小标宋_GBK" w:cs="方正小标宋_GBK"/>
          <w:b w:val="0"/>
          <w:bCs w:val="0"/>
          <w:color w:val="auto"/>
          <w:spacing w:val="30"/>
          <w:sz w:val="40"/>
          <w:szCs w:val="40"/>
          <w:highlight w:val="none"/>
          <w:lang w:val="en-US" w:eastAsia="zh-CN"/>
        </w:rPr>
        <w:t xml:space="preserve">   </w:t>
      </w:r>
      <w:r>
        <w:rPr>
          <w:rFonts w:hint="eastAsia" w:ascii="方正小标宋_GBK" w:hAnsi="方正小标宋_GBK" w:eastAsia="方正小标宋_GBK" w:cs="方正小标宋_GBK"/>
          <w:b w:val="0"/>
          <w:bCs w:val="0"/>
          <w:color w:val="auto"/>
          <w:spacing w:val="30"/>
          <w:sz w:val="40"/>
          <w:szCs w:val="40"/>
          <w:highlight w:val="none"/>
        </w:rPr>
        <w:t>新疆交通规划勘察设计院</w:t>
      </w:r>
      <w:r>
        <w:rPr>
          <w:rFonts w:hint="eastAsia" w:ascii="方正小标宋_GBK" w:hAnsi="方正小标宋_GBK" w:eastAsia="方正小标宋_GBK" w:cs="方正小标宋_GBK"/>
          <w:b w:val="0"/>
          <w:bCs w:val="0"/>
          <w:color w:val="auto"/>
          <w:spacing w:val="30"/>
          <w:sz w:val="40"/>
          <w:szCs w:val="40"/>
          <w:highlight w:val="none"/>
          <w:lang w:val="en-US" w:eastAsia="zh-CN"/>
        </w:rPr>
        <w:t>有限公司勘察</w:t>
      </w:r>
    </w:p>
    <w:tbl>
      <w:tblPr>
        <w:tblStyle w:val="7"/>
        <w:tblpPr w:leftFromText="180" w:rightFromText="180" w:vertAnchor="page" w:horzAnchor="page" w:tblpX="1303" w:tblpY="3723"/>
        <w:tblW w:w="920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0"/>
        <w:gridCol w:w="2175"/>
        <w:gridCol w:w="6464"/>
      </w:tblGrid>
      <w:tr w14:paraId="7323A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5" w:hRule="atLeast"/>
          <w:ins w:id="0" w:author="高琛" w:date="2023-10-18T16:49:34Z"/>
        </w:trPr>
        <w:tc>
          <w:tcPr>
            <w:tcW w:w="570" w:type="dxa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364BEC21">
            <w:pPr>
              <w:spacing w:line="560" w:lineRule="exact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  <w:t>1</w:t>
            </w:r>
          </w:p>
        </w:tc>
        <w:tc>
          <w:tcPr>
            <w:tcW w:w="2175" w:type="dxa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709214B1">
            <w:pPr>
              <w:spacing w:line="560" w:lineRule="exact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  <w:t>项目名称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  <w:t>及编码</w:t>
            </w:r>
          </w:p>
        </w:tc>
        <w:tc>
          <w:tcPr>
            <w:tcW w:w="6464" w:type="dxa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12E27CF">
            <w:pPr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G580线 阿拉尔至和田公路建设项目KS2025092301</w:t>
            </w:r>
          </w:p>
        </w:tc>
      </w:tr>
      <w:tr w14:paraId="51559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1" w:hRule="atLeast"/>
        </w:trPr>
        <w:tc>
          <w:tcPr>
            <w:tcW w:w="570" w:type="dxa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02B60828">
            <w:pPr>
              <w:spacing w:line="560" w:lineRule="exact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2175" w:type="dxa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065D2AED">
            <w:pPr>
              <w:spacing w:line="560" w:lineRule="exact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  <w:t>出差人员</w:t>
            </w:r>
          </w:p>
        </w:tc>
        <w:tc>
          <w:tcPr>
            <w:tcW w:w="6464" w:type="dxa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E8EFE7A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魏小军</w:t>
            </w:r>
          </w:p>
        </w:tc>
      </w:tr>
      <w:tr w14:paraId="5A6F1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570" w:type="dxa"/>
            <w:tcBorders>
              <w:left w:val="single" w:color="auto" w:sz="8" w:space="0"/>
            </w:tcBorders>
            <w:vAlign w:val="center"/>
          </w:tcPr>
          <w:p w14:paraId="0A5D5188">
            <w:pPr>
              <w:spacing w:line="560" w:lineRule="exact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  <w:t>3</w:t>
            </w:r>
          </w:p>
        </w:tc>
        <w:tc>
          <w:tcPr>
            <w:tcW w:w="2175" w:type="dxa"/>
            <w:tcBorders>
              <w:left w:val="single" w:color="auto" w:sz="8" w:space="0"/>
            </w:tcBorders>
            <w:vAlign w:val="center"/>
          </w:tcPr>
          <w:p w14:paraId="48EE3863">
            <w:pPr>
              <w:spacing w:line="560" w:lineRule="exact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  <w:t>所在部门</w:t>
            </w:r>
          </w:p>
        </w:tc>
        <w:tc>
          <w:tcPr>
            <w:tcW w:w="6464" w:type="dxa"/>
            <w:tcBorders>
              <w:right w:val="single" w:color="auto" w:sz="8" w:space="0"/>
            </w:tcBorders>
            <w:vAlign w:val="center"/>
          </w:tcPr>
          <w:p w14:paraId="3916F2F1">
            <w:pPr>
              <w:spacing w:line="560" w:lineRule="exact"/>
              <w:jc w:val="center"/>
              <w:rPr>
                <w:rFonts w:hint="default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  <w:t>分公司领导</w:t>
            </w:r>
          </w:p>
        </w:tc>
      </w:tr>
      <w:tr w14:paraId="7F8F5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0" w:hRule="atLeast"/>
        </w:trPr>
        <w:tc>
          <w:tcPr>
            <w:tcW w:w="570" w:type="dxa"/>
            <w:tcBorders>
              <w:left w:val="single" w:color="auto" w:sz="8" w:space="0"/>
            </w:tcBorders>
            <w:vAlign w:val="center"/>
          </w:tcPr>
          <w:p w14:paraId="1EF6365F">
            <w:pPr>
              <w:spacing w:line="560" w:lineRule="exact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  <w:t>4</w:t>
            </w:r>
          </w:p>
        </w:tc>
        <w:tc>
          <w:tcPr>
            <w:tcW w:w="2175" w:type="dxa"/>
            <w:tcBorders>
              <w:left w:val="single" w:color="auto" w:sz="8" w:space="0"/>
            </w:tcBorders>
            <w:vAlign w:val="center"/>
          </w:tcPr>
          <w:p w14:paraId="3A564517">
            <w:pPr>
              <w:spacing w:line="560" w:lineRule="exact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  <w:t>出差地点</w:t>
            </w:r>
          </w:p>
        </w:tc>
        <w:tc>
          <w:tcPr>
            <w:tcW w:w="6464" w:type="dxa"/>
            <w:tcBorders>
              <w:top w:val="nil"/>
              <w:right w:val="single" w:color="auto" w:sz="8" w:space="0"/>
            </w:tcBorders>
            <w:vAlign w:val="center"/>
          </w:tcPr>
          <w:p w14:paraId="10687064">
            <w:pPr>
              <w:spacing w:line="560" w:lineRule="exact"/>
              <w:jc w:val="center"/>
              <w:rPr>
                <w:rFonts w:hint="default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  <w:t>和田</w:t>
            </w:r>
          </w:p>
        </w:tc>
      </w:tr>
      <w:tr w14:paraId="093F1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0" w:hRule="atLeast"/>
        </w:trPr>
        <w:tc>
          <w:tcPr>
            <w:tcW w:w="570" w:type="dxa"/>
            <w:tcBorders>
              <w:left w:val="single" w:color="auto" w:sz="8" w:space="0"/>
            </w:tcBorders>
            <w:vAlign w:val="center"/>
          </w:tcPr>
          <w:p w14:paraId="382F485D">
            <w:pPr>
              <w:spacing w:line="560" w:lineRule="exact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  <w:t>5</w:t>
            </w:r>
          </w:p>
        </w:tc>
        <w:tc>
          <w:tcPr>
            <w:tcW w:w="2175" w:type="dxa"/>
            <w:tcBorders>
              <w:left w:val="single" w:color="auto" w:sz="8" w:space="0"/>
            </w:tcBorders>
            <w:vAlign w:val="center"/>
          </w:tcPr>
          <w:p w14:paraId="695430EF">
            <w:pPr>
              <w:spacing w:line="560" w:lineRule="exact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  <w:t>出差类别</w:t>
            </w:r>
          </w:p>
        </w:tc>
        <w:tc>
          <w:tcPr>
            <w:tcW w:w="6464" w:type="dxa"/>
            <w:tcBorders>
              <w:top w:val="nil"/>
              <w:right w:val="single" w:color="auto" w:sz="8" w:space="0"/>
            </w:tcBorders>
            <w:vAlign w:val="center"/>
          </w:tcPr>
          <w:p w14:paraId="10309D26">
            <w:pPr>
              <w:spacing w:line="560" w:lineRule="exact"/>
              <w:jc w:val="left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eastAsia="zh-CN"/>
              </w:rPr>
              <w:t>☑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  <w:t>野外勘察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          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eastAsia="zh-CN"/>
              </w:rPr>
              <w:t>□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  <w:t>设后服务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  <w:t xml:space="preserve">         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eastAsia="zh-CN"/>
              </w:rPr>
              <w:t>□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  <w:t>工程管理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  <w:t xml:space="preserve">  </w:t>
            </w:r>
          </w:p>
        </w:tc>
      </w:tr>
      <w:tr w14:paraId="038EF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5" w:hRule="atLeast"/>
        </w:trPr>
        <w:tc>
          <w:tcPr>
            <w:tcW w:w="570" w:type="dxa"/>
            <w:tcBorders>
              <w:left w:val="single" w:color="auto" w:sz="8" w:space="0"/>
            </w:tcBorders>
            <w:vAlign w:val="center"/>
          </w:tcPr>
          <w:p w14:paraId="45BB530E">
            <w:pPr>
              <w:spacing w:line="560" w:lineRule="exact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  <w:t>6</w:t>
            </w:r>
          </w:p>
        </w:tc>
        <w:tc>
          <w:tcPr>
            <w:tcW w:w="2175" w:type="dxa"/>
            <w:tcBorders>
              <w:left w:val="single" w:color="auto" w:sz="8" w:space="0"/>
            </w:tcBorders>
            <w:vAlign w:val="center"/>
          </w:tcPr>
          <w:p w14:paraId="3457C8F3">
            <w:pPr>
              <w:spacing w:line="560" w:lineRule="exact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  <w:t>出差事由</w:t>
            </w:r>
          </w:p>
        </w:tc>
        <w:tc>
          <w:tcPr>
            <w:tcW w:w="6464" w:type="dxa"/>
            <w:tcBorders>
              <w:right w:val="single" w:color="auto" w:sz="8" w:space="0"/>
            </w:tcBorders>
            <w:vAlign w:val="center"/>
          </w:tcPr>
          <w:p w14:paraId="0A7301C5">
            <w:pPr>
              <w:spacing w:line="560" w:lineRule="exact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  <w:t>现场勘察</w:t>
            </w:r>
          </w:p>
        </w:tc>
      </w:tr>
      <w:tr w14:paraId="57EC0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570" w:type="dxa"/>
            <w:tcBorders>
              <w:left w:val="single" w:color="auto" w:sz="8" w:space="0"/>
            </w:tcBorders>
            <w:vAlign w:val="center"/>
          </w:tcPr>
          <w:p w14:paraId="59AD2ED4">
            <w:pPr>
              <w:spacing w:line="560" w:lineRule="exact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  <w:t>7</w:t>
            </w:r>
          </w:p>
        </w:tc>
        <w:tc>
          <w:tcPr>
            <w:tcW w:w="2175" w:type="dxa"/>
            <w:tcBorders>
              <w:left w:val="single" w:color="auto" w:sz="8" w:space="0"/>
            </w:tcBorders>
            <w:vAlign w:val="center"/>
          </w:tcPr>
          <w:p w14:paraId="5C41FA57">
            <w:pPr>
              <w:spacing w:line="560" w:lineRule="exact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  <w:t>计划起讫日期</w:t>
            </w:r>
          </w:p>
        </w:tc>
        <w:tc>
          <w:tcPr>
            <w:tcW w:w="6464" w:type="dxa"/>
            <w:tcBorders>
              <w:right w:val="single" w:color="auto" w:sz="8" w:space="0"/>
            </w:tcBorders>
            <w:vAlign w:val="center"/>
          </w:tcPr>
          <w:p w14:paraId="7CA5595F">
            <w:pPr>
              <w:spacing w:line="560" w:lineRule="exact"/>
              <w:rPr>
                <w:rFonts w:hint="default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  <w:t>2026年1月31日--2026年2月1日</w:t>
            </w:r>
          </w:p>
        </w:tc>
      </w:tr>
      <w:tr w14:paraId="1A683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2" w:hRule="atLeast"/>
        </w:trPr>
        <w:tc>
          <w:tcPr>
            <w:tcW w:w="570" w:type="dxa"/>
            <w:tcBorders>
              <w:left w:val="single" w:color="auto" w:sz="8" w:space="0"/>
            </w:tcBorders>
            <w:vAlign w:val="center"/>
          </w:tcPr>
          <w:p w14:paraId="69284502">
            <w:pPr>
              <w:spacing w:line="560" w:lineRule="exact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  <w:t>8</w:t>
            </w:r>
          </w:p>
        </w:tc>
        <w:tc>
          <w:tcPr>
            <w:tcW w:w="2175" w:type="dxa"/>
            <w:tcBorders>
              <w:left w:val="single" w:color="auto" w:sz="8" w:space="0"/>
            </w:tcBorders>
            <w:vAlign w:val="center"/>
          </w:tcPr>
          <w:p w14:paraId="641700A4">
            <w:pPr>
              <w:spacing w:line="560" w:lineRule="exact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  <w:t>交通工具类别</w:t>
            </w:r>
          </w:p>
          <w:p w14:paraId="1E7D9258">
            <w:pPr>
              <w:spacing w:line="560" w:lineRule="exact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  <w:t>可多选）</w:t>
            </w:r>
          </w:p>
        </w:tc>
        <w:tc>
          <w:tcPr>
            <w:tcW w:w="6464" w:type="dxa"/>
            <w:tcBorders>
              <w:right w:val="single" w:color="auto" w:sz="8" w:space="0"/>
            </w:tcBorders>
            <w:vAlign w:val="center"/>
          </w:tcPr>
          <w:p w14:paraId="30FC7BE3">
            <w:pPr>
              <w:spacing w:line="560" w:lineRule="exact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☑自带（租赁）车辆</w:t>
            </w:r>
            <w:r>
              <w:rPr>
                <w:rStyle w:val="19"/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 w:bidi="ar"/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  ☑飞机       □火车      □长途汽车        □轮渡     □其他：</w:t>
            </w:r>
          </w:p>
        </w:tc>
      </w:tr>
      <w:tr w14:paraId="6BD94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0" w:hRule="atLeast"/>
        </w:trPr>
        <w:tc>
          <w:tcPr>
            <w:tcW w:w="570" w:type="dxa"/>
            <w:tcBorders>
              <w:left w:val="single" w:color="auto" w:sz="6" w:space="0"/>
              <w:right w:val="single" w:color="auto" w:sz="4" w:space="0"/>
            </w:tcBorders>
            <w:vAlign w:val="center"/>
          </w:tcPr>
          <w:p w14:paraId="29B3724C">
            <w:pPr>
              <w:spacing w:line="560" w:lineRule="exact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  <w:t>9</w:t>
            </w:r>
          </w:p>
        </w:tc>
        <w:tc>
          <w:tcPr>
            <w:tcW w:w="2175" w:type="dxa"/>
            <w:tcBorders>
              <w:left w:val="single" w:color="auto" w:sz="6" w:space="0"/>
              <w:right w:val="single" w:color="auto" w:sz="4" w:space="0"/>
            </w:tcBorders>
            <w:vAlign w:val="center"/>
          </w:tcPr>
          <w:p w14:paraId="2404259C">
            <w:pPr>
              <w:spacing w:line="560" w:lineRule="exact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  <w:t>部门</w:t>
            </w:r>
            <w:r>
              <w:rPr>
                <w:rFonts w:hint="eastAsia" w:asciiTheme="minorEastAsia" w:hAnsiTheme="minorEastAsia" w:eastAsiaTheme="minorEastAsia" w:cstheme="minorEastAsia"/>
                <w:strike w:val="0"/>
                <w:dstrike w:val="0"/>
                <w:color w:val="auto"/>
                <w:sz w:val="21"/>
                <w:szCs w:val="21"/>
                <w:highlight w:val="none"/>
                <w:lang w:val="en-US" w:eastAsia="zh-CN"/>
              </w:rPr>
              <w:t>负责人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  <w:t>意见</w:t>
            </w:r>
          </w:p>
        </w:tc>
        <w:tc>
          <w:tcPr>
            <w:tcW w:w="6464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71B9C95">
            <w:pPr>
              <w:spacing w:line="560" w:lineRule="exact"/>
              <w:ind w:firstLine="1890" w:firstLineChars="900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  <w:t>签名　　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                 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  <w:t>　年　  月  　日</w:t>
            </w:r>
          </w:p>
        </w:tc>
      </w:tr>
      <w:tr w14:paraId="73ACD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0" w:hRule="atLeast"/>
        </w:trPr>
        <w:tc>
          <w:tcPr>
            <w:tcW w:w="570" w:type="dxa"/>
            <w:tcBorders>
              <w:left w:val="single" w:color="auto" w:sz="6" w:space="0"/>
              <w:right w:val="single" w:color="auto" w:sz="4" w:space="0"/>
            </w:tcBorders>
            <w:vAlign w:val="center"/>
          </w:tcPr>
          <w:p w14:paraId="35DCAB26">
            <w:pPr>
              <w:spacing w:line="560" w:lineRule="exact"/>
              <w:jc w:val="center"/>
              <w:rPr>
                <w:rFonts w:hint="default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  <w:t>10</w:t>
            </w:r>
          </w:p>
        </w:tc>
        <w:tc>
          <w:tcPr>
            <w:tcW w:w="2175" w:type="dxa"/>
            <w:tcBorders>
              <w:left w:val="single" w:color="auto" w:sz="6" w:space="0"/>
              <w:right w:val="single" w:color="auto" w:sz="4" w:space="0"/>
            </w:tcBorders>
            <w:shd w:val="clear" w:color="auto" w:fill="auto"/>
            <w:vAlign w:val="center"/>
          </w:tcPr>
          <w:p w14:paraId="183725A3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  <w:t>分公司分管领导</w:t>
            </w:r>
          </w:p>
        </w:tc>
        <w:tc>
          <w:tcPr>
            <w:tcW w:w="6464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8C67F3">
            <w:pPr>
              <w:spacing w:line="560" w:lineRule="exact"/>
              <w:jc w:val="right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  <w:t>签名　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                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  <w:t>　　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  <w:t>年 　  月 　 日</w:t>
            </w:r>
          </w:p>
        </w:tc>
      </w:tr>
      <w:tr w14:paraId="4E841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0" w:hRule="atLeast"/>
        </w:trPr>
        <w:tc>
          <w:tcPr>
            <w:tcW w:w="570" w:type="dxa"/>
            <w:tcBorders>
              <w:left w:val="single" w:color="auto" w:sz="6" w:space="0"/>
              <w:right w:val="single" w:color="auto" w:sz="4" w:space="0"/>
            </w:tcBorders>
            <w:vAlign w:val="center"/>
          </w:tcPr>
          <w:p w14:paraId="39994552">
            <w:pPr>
              <w:spacing w:line="560" w:lineRule="exact"/>
              <w:jc w:val="center"/>
              <w:rPr>
                <w:rFonts w:hint="default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  <w:t>11</w:t>
            </w:r>
          </w:p>
        </w:tc>
        <w:tc>
          <w:tcPr>
            <w:tcW w:w="2175" w:type="dxa"/>
            <w:tcBorders>
              <w:left w:val="single" w:color="auto" w:sz="6" w:space="0"/>
              <w:right w:val="single" w:color="auto" w:sz="4" w:space="0"/>
            </w:tcBorders>
            <w:shd w:val="clear" w:color="auto" w:fill="auto"/>
            <w:vAlign w:val="center"/>
          </w:tcPr>
          <w:p w14:paraId="36B2FDD1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  <w:t>分公司负责人</w:t>
            </w:r>
          </w:p>
        </w:tc>
        <w:tc>
          <w:tcPr>
            <w:tcW w:w="6464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64B753">
            <w:pPr>
              <w:spacing w:line="560" w:lineRule="exact"/>
              <w:jc w:val="right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  <w:t>签名　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                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  <w:t>　　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  <w:t>年 　  月 　 日</w:t>
            </w:r>
          </w:p>
        </w:tc>
      </w:tr>
      <w:tr w14:paraId="0BD89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0" w:hRule="atLeast"/>
        </w:trPr>
        <w:tc>
          <w:tcPr>
            <w:tcW w:w="570" w:type="dxa"/>
            <w:tcBorders>
              <w:left w:val="single" w:color="auto" w:sz="6" w:space="0"/>
              <w:right w:val="single" w:color="auto" w:sz="4" w:space="0"/>
            </w:tcBorders>
            <w:vAlign w:val="center"/>
          </w:tcPr>
          <w:p w14:paraId="47B591AA">
            <w:pPr>
              <w:spacing w:line="560" w:lineRule="exact"/>
              <w:jc w:val="center"/>
              <w:rPr>
                <w:rFonts w:hint="default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  <w:t>12</w:t>
            </w:r>
          </w:p>
        </w:tc>
        <w:tc>
          <w:tcPr>
            <w:tcW w:w="2175" w:type="dxa"/>
            <w:tcBorders>
              <w:left w:val="single" w:color="auto" w:sz="6" w:space="0"/>
              <w:right w:val="single" w:color="auto" w:sz="4" w:space="0"/>
            </w:tcBorders>
            <w:shd w:val="clear" w:color="auto" w:fill="auto"/>
            <w:vAlign w:val="center"/>
          </w:tcPr>
          <w:p w14:paraId="74A4D773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  <w:t>综合办公室出差登记</w:t>
            </w:r>
          </w:p>
        </w:tc>
        <w:tc>
          <w:tcPr>
            <w:tcW w:w="6464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AD2BE7">
            <w:pPr>
              <w:spacing w:line="560" w:lineRule="exact"/>
              <w:jc w:val="right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  <w:t>签名　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                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  <w:t>　　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  <w:t>年 　  月 　 日</w:t>
            </w:r>
          </w:p>
        </w:tc>
      </w:tr>
      <w:tr w14:paraId="132AE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68" w:hRule="atLeast"/>
        </w:trPr>
        <w:tc>
          <w:tcPr>
            <w:tcW w:w="570" w:type="dxa"/>
            <w:tcBorders>
              <w:left w:val="single" w:color="auto" w:sz="8" w:space="0"/>
            </w:tcBorders>
            <w:vAlign w:val="center"/>
          </w:tcPr>
          <w:p w14:paraId="59CE908A">
            <w:pPr>
              <w:spacing w:line="240" w:lineRule="auto"/>
              <w:jc w:val="center"/>
              <w:rPr>
                <w:rFonts w:hint="default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  <w:t>13</w:t>
            </w:r>
          </w:p>
        </w:tc>
        <w:tc>
          <w:tcPr>
            <w:tcW w:w="2175" w:type="dxa"/>
            <w:tcBorders>
              <w:left w:val="single" w:color="auto" w:sz="8" w:space="0"/>
            </w:tcBorders>
            <w:vAlign w:val="center"/>
          </w:tcPr>
          <w:p w14:paraId="6FBB1BB1">
            <w:pPr>
              <w:spacing w:line="240" w:lineRule="auto"/>
              <w:ind w:firstLine="420" w:firstLineChars="200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  <w:t>实际出差情况</w:t>
            </w:r>
          </w:p>
        </w:tc>
        <w:tc>
          <w:tcPr>
            <w:tcW w:w="6464" w:type="dxa"/>
            <w:tcBorders>
              <w:right w:val="single" w:color="auto" w:sz="8" w:space="0"/>
            </w:tcBorders>
            <w:vAlign w:val="center"/>
          </w:tcPr>
          <w:p w14:paraId="19E89E8F">
            <w:pPr>
              <w:spacing w:line="240" w:lineRule="auto"/>
              <w:jc w:val="center"/>
              <w:rPr>
                <w:rFonts w:hint="default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  <w:t>2026年1月31日-2026年2月1日共计1人两天。</w:t>
            </w:r>
          </w:p>
          <w:p w14:paraId="38A2DF44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</w:p>
          <w:p w14:paraId="608215EE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  <w:t xml:space="preserve">项目负责人： 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      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  <w:t>部门</w:t>
            </w:r>
            <w:r>
              <w:rPr>
                <w:rFonts w:hint="eastAsia" w:asciiTheme="minorEastAsia" w:hAnsiTheme="minorEastAsia" w:eastAsiaTheme="minorEastAsia" w:cstheme="minorEastAsia"/>
                <w:strike w:val="0"/>
                <w:dstrike w:val="0"/>
                <w:color w:val="auto"/>
                <w:sz w:val="21"/>
                <w:szCs w:val="21"/>
                <w:highlight w:val="none"/>
                <w:lang w:val="en-US" w:eastAsia="zh-CN"/>
              </w:rPr>
              <w:t>负责人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  <w:t xml:space="preserve">：     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  <w:t xml:space="preserve">   　年　  月  　日</w:t>
            </w:r>
          </w:p>
        </w:tc>
      </w:tr>
      <w:tr w14:paraId="24328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4" w:hRule="atLeast"/>
        </w:trPr>
        <w:tc>
          <w:tcPr>
            <w:tcW w:w="570" w:type="dxa"/>
            <w:tcBorders>
              <w:left w:val="single" w:color="auto" w:sz="8" w:space="0"/>
            </w:tcBorders>
            <w:vAlign w:val="center"/>
          </w:tcPr>
          <w:p w14:paraId="15ED4DB6">
            <w:pPr>
              <w:spacing w:line="560" w:lineRule="exact"/>
              <w:jc w:val="center"/>
              <w:rPr>
                <w:rFonts w:hint="default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  <w:t>14</w:t>
            </w:r>
          </w:p>
        </w:tc>
        <w:tc>
          <w:tcPr>
            <w:tcW w:w="2175" w:type="dxa"/>
            <w:tcBorders>
              <w:left w:val="single" w:color="auto" w:sz="8" w:space="0"/>
            </w:tcBorders>
            <w:shd w:val="clear" w:color="auto" w:fill="auto"/>
            <w:vAlign w:val="center"/>
          </w:tcPr>
          <w:p w14:paraId="3970C4CA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请销假登记</w:t>
            </w:r>
          </w:p>
        </w:tc>
        <w:tc>
          <w:tcPr>
            <w:tcW w:w="6464" w:type="dxa"/>
            <w:tcBorders>
              <w:right w:val="single" w:color="auto" w:sz="8" w:space="0"/>
            </w:tcBorders>
            <w:shd w:val="clear" w:color="auto" w:fill="auto"/>
            <w:vAlign w:val="center"/>
          </w:tcPr>
          <w:p w14:paraId="12B5E635">
            <w:pPr>
              <w:spacing w:line="560" w:lineRule="exact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实际出差日期为</w:t>
            </w:r>
            <w:bookmarkStart w:id="0" w:name="_GoBack"/>
            <w:bookmarkEnd w:id="0"/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 xml:space="preserve">                 该同志于                销假</w:t>
            </w:r>
          </w:p>
        </w:tc>
      </w:tr>
    </w:tbl>
    <w:p w14:paraId="6A8A105D">
      <w:pPr>
        <w:ind w:left="0" w:leftChars="0" w:firstLine="0" w:firstLineChars="0"/>
        <w:jc w:val="center"/>
        <w:rPr>
          <w:rFonts w:hint="eastAsia" w:ascii="黑体" w:eastAsia="黑体"/>
          <w:b/>
          <w:bCs/>
          <w:color w:val="auto"/>
          <w:spacing w:val="30"/>
          <w:sz w:val="40"/>
          <w:szCs w:val="40"/>
          <w:highlight w:val="none"/>
        </w:rPr>
      </w:pPr>
      <w:r>
        <w:rPr>
          <w:rFonts w:hint="eastAsia" w:ascii="方正小标宋_GBK" w:hAnsi="方正小标宋_GBK" w:eastAsia="方正小标宋_GBK" w:cs="方正小标宋_GBK"/>
          <w:b w:val="0"/>
          <w:bCs w:val="0"/>
          <w:color w:val="auto"/>
          <w:spacing w:val="30"/>
          <w:sz w:val="40"/>
          <w:szCs w:val="40"/>
          <w:highlight w:val="none"/>
          <w:lang w:val="en-US" w:eastAsia="zh-CN"/>
        </w:rPr>
        <w:t xml:space="preserve">   智能科技分公司外业</w:t>
      </w:r>
      <w:r>
        <w:rPr>
          <w:rFonts w:hint="eastAsia" w:ascii="方正小标宋_GBK" w:hAnsi="方正小标宋_GBK" w:eastAsia="方正小标宋_GBK" w:cs="方正小标宋_GBK"/>
          <w:b w:val="0"/>
          <w:bCs w:val="0"/>
          <w:color w:val="auto"/>
          <w:spacing w:val="30"/>
          <w:sz w:val="40"/>
          <w:szCs w:val="40"/>
          <w:highlight w:val="none"/>
        </w:rPr>
        <w:t>出差登记表</w:t>
      </w:r>
    </w:p>
    <w:p w14:paraId="557B1AA9">
      <w:pPr>
        <w:jc w:val="both"/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highlight w:val="none"/>
        </w:rPr>
      </w:pPr>
    </w:p>
    <w:p w14:paraId="434C705B">
      <w:pPr>
        <w:ind w:left="239" w:leftChars="114" w:firstLine="480" w:firstLineChars="200"/>
        <w:jc w:val="left"/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highlight w:val="none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highlight w:val="none"/>
        </w:rPr>
        <w:t>注：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highlight w:val="none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highlight w:val="none"/>
        </w:rPr>
        <w:t>野外勘察工作出差登记以部门管理为主，出差前填写1-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highlight w:val="none"/>
          <w:lang w:val="en-US" w:eastAsia="zh-CN"/>
        </w:rPr>
        <w:t>12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highlight w:val="none"/>
        </w:rPr>
        <w:t>栏，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highlight w:val="none"/>
          <w:lang w:val="en-US" w:eastAsia="zh-CN"/>
        </w:rPr>
        <w:t>一般人员及部门副职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highlight w:val="none"/>
        </w:rPr>
        <w:t>出差由经办部门的分管领导签字审批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highlight w:val="none"/>
          <w:lang w:eastAsia="zh-CN"/>
        </w:rPr>
        <w:t>，部门正职（含主持工作副职）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highlight w:val="none"/>
          <w:lang w:val="en-US" w:eastAsia="zh-CN"/>
        </w:rPr>
        <w:t>及分公司领导出差还需分公司负责人审批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highlight w:val="none"/>
        </w:rPr>
        <w:t>。</w:t>
      </w:r>
    </w:p>
    <w:p w14:paraId="4BCA3514">
      <w:pPr>
        <w:jc w:val="both"/>
        <w:rPr>
          <w:rFonts w:hint="eastAsia" w:eastAsia="仿宋_GB2312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highlight w:val="none"/>
          <w:lang w:val="en-US" w:eastAsia="zh-CN"/>
        </w:rPr>
        <w:t xml:space="preserve">      2.根据此表填写报销表。</w:t>
      </w:r>
    </w:p>
    <w:sectPr>
      <w:pgSz w:w="11850" w:h="16783"/>
      <w:pgMar w:top="1440" w:right="1797" w:bottom="580" w:left="851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9C203AC0-33CD-41E1-9E28-60B13E1D5F44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黑体_GBK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2" w:fontKey="{A5E97F7E-8E97-4780-BD6A-8FDB4AB9C432}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3" w:fontKey="{DBD62B66-ED6E-4749-A5D7-E494CB49003A}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4" w:fontKey="{D9A6AF2D-2C1E-4DA5-9F73-65B67872CE8D}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高琛">
    <w15:presenceInfo w15:providerId="WPS Office" w15:userId="228677395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embedTrueTypeFonts/>
  <w:saveSubsetFonts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Q1Nzk2MzMwNTc1YmM1NmJmYzhmYTM4MzRjMzhhZWYifQ=="/>
  </w:docVars>
  <w:rsids>
    <w:rsidRoot w:val="103F41BE"/>
    <w:rsid w:val="00011F06"/>
    <w:rsid w:val="00014CF7"/>
    <w:rsid w:val="00015A62"/>
    <w:rsid w:val="00016094"/>
    <w:rsid w:val="00057B5E"/>
    <w:rsid w:val="000654E0"/>
    <w:rsid w:val="0008064C"/>
    <w:rsid w:val="00085A2D"/>
    <w:rsid w:val="000C024B"/>
    <w:rsid w:val="000E2781"/>
    <w:rsid w:val="000F29AD"/>
    <w:rsid w:val="000F3636"/>
    <w:rsid w:val="00114B45"/>
    <w:rsid w:val="00151CFC"/>
    <w:rsid w:val="001540DD"/>
    <w:rsid w:val="001552C2"/>
    <w:rsid w:val="0016008B"/>
    <w:rsid w:val="00166F6A"/>
    <w:rsid w:val="001E7D08"/>
    <w:rsid w:val="002054F9"/>
    <w:rsid w:val="0021045C"/>
    <w:rsid w:val="00226E94"/>
    <w:rsid w:val="00231807"/>
    <w:rsid w:val="00241577"/>
    <w:rsid w:val="00242D45"/>
    <w:rsid w:val="0024603C"/>
    <w:rsid w:val="002569CA"/>
    <w:rsid w:val="00256B27"/>
    <w:rsid w:val="00286CB1"/>
    <w:rsid w:val="0029602D"/>
    <w:rsid w:val="002B5772"/>
    <w:rsid w:val="002C557E"/>
    <w:rsid w:val="002E5BD7"/>
    <w:rsid w:val="00313BB7"/>
    <w:rsid w:val="00314F3F"/>
    <w:rsid w:val="003232BD"/>
    <w:rsid w:val="00325D04"/>
    <w:rsid w:val="00361B5A"/>
    <w:rsid w:val="003961CE"/>
    <w:rsid w:val="003A7852"/>
    <w:rsid w:val="003C5FEC"/>
    <w:rsid w:val="00407376"/>
    <w:rsid w:val="00422294"/>
    <w:rsid w:val="004253B2"/>
    <w:rsid w:val="004379FB"/>
    <w:rsid w:val="00440A08"/>
    <w:rsid w:val="00447455"/>
    <w:rsid w:val="004562D8"/>
    <w:rsid w:val="004732B6"/>
    <w:rsid w:val="00475EE8"/>
    <w:rsid w:val="00481317"/>
    <w:rsid w:val="004A3440"/>
    <w:rsid w:val="004B03FB"/>
    <w:rsid w:val="004B7126"/>
    <w:rsid w:val="004C2DD5"/>
    <w:rsid w:val="004D4902"/>
    <w:rsid w:val="004E057D"/>
    <w:rsid w:val="00501274"/>
    <w:rsid w:val="00507441"/>
    <w:rsid w:val="00524F70"/>
    <w:rsid w:val="00596451"/>
    <w:rsid w:val="005A0059"/>
    <w:rsid w:val="005E1C62"/>
    <w:rsid w:val="005F3F9B"/>
    <w:rsid w:val="00602D37"/>
    <w:rsid w:val="00606694"/>
    <w:rsid w:val="00612E74"/>
    <w:rsid w:val="00621413"/>
    <w:rsid w:val="00636B47"/>
    <w:rsid w:val="006467DE"/>
    <w:rsid w:val="00654E86"/>
    <w:rsid w:val="00667066"/>
    <w:rsid w:val="00673202"/>
    <w:rsid w:val="006802D7"/>
    <w:rsid w:val="00681829"/>
    <w:rsid w:val="006823FC"/>
    <w:rsid w:val="00684DC2"/>
    <w:rsid w:val="00692AA2"/>
    <w:rsid w:val="006958E6"/>
    <w:rsid w:val="006C2A66"/>
    <w:rsid w:val="006D6115"/>
    <w:rsid w:val="006F38D3"/>
    <w:rsid w:val="006F55E6"/>
    <w:rsid w:val="006F6F16"/>
    <w:rsid w:val="0070010F"/>
    <w:rsid w:val="00700A70"/>
    <w:rsid w:val="0070744F"/>
    <w:rsid w:val="00707659"/>
    <w:rsid w:val="00721246"/>
    <w:rsid w:val="0073451C"/>
    <w:rsid w:val="00746337"/>
    <w:rsid w:val="00774332"/>
    <w:rsid w:val="00777490"/>
    <w:rsid w:val="007A428C"/>
    <w:rsid w:val="007B4CCF"/>
    <w:rsid w:val="00804064"/>
    <w:rsid w:val="00825858"/>
    <w:rsid w:val="008475B7"/>
    <w:rsid w:val="008612E7"/>
    <w:rsid w:val="008650DF"/>
    <w:rsid w:val="008675F9"/>
    <w:rsid w:val="00885BA0"/>
    <w:rsid w:val="00896AEE"/>
    <w:rsid w:val="008B1E9F"/>
    <w:rsid w:val="008D7D2B"/>
    <w:rsid w:val="008E2206"/>
    <w:rsid w:val="008F1E98"/>
    <w:rsid w:val="009032AF"/>
    <w:rsid w:val="00903C21"/>
    <w:rsid w:val="00924AE4"/>
    <w:rsid w:val="0093449D"/>
    <w:rsid w:val="00982960"/>
    <w:rsid w:val="0098365F"/>
    <w:rsid w:val="009869CD"/>
    <w:rsid w:val="00990BD5"/>
    <w:rsid w:val="009A4280"/>
    <w:rsid w:val="009D67BE"/>
    <w:rsid w:val="00A31FD6"/>
    <w:rsid w:val="00A41AB3"/>
    <w:rsid w:val="00A51951"/>
    <w:rsid w:val="00A82441"/>
    <w:rsid w:val="00A91EAC"/>
    <w:rsid w:val="00AA00D7"/>
    <w:rsid w:val="00AA6B31"/>
    <w:rsid w:val="00AD64D9"/>
    <w:rsid w:val="00B10035"/>
    <w:rsid w:val="00B32992"/>
    <w:rsid w:val="00B43FED"/>
    <w:rsid w:val="00B5171F"/>
    <w:rsid w:val="00B57136"/>
    <w:rsid w:val="00B64572"/>
    <w:rsid w:val="00B650C7"/>
    <w:rsid w:val="00B84580"/>
    <w:rsid w:val="00BA3297"/>
    <w:rsid w:val="00BD185B"/>
    <w:rsid w:val="00BE0993"/>
    <w:rsid w:val="00BE67E4"/>
    <w:rsid w:val="00C078F5"/>
    <w:rsid w:val="00C1051B"/>
    <w:rsid w:val="00C20CC4"/>
    <w:rsid w:val="00C564AB"/>
    <w:rsid w:val="00C56EB4"/>
    <w:rsid w:val="00C615EA"/>
    <w:rsid w:val="00CC6568"/>
    <w:rsid w:val="00CE3703"/>
    <w:rsid w:val="00CF24DD"/>
    <w:rsid w:val="00D966B2"/>
    <w:rsid w:val="00DC07BE"/>
    <w:rsid w:val="00E25836"/>
    <w:rsid w:val="00E26A83"/>
    <w:rsid w:val="00E32CC1"/>
    <w:rsid w:val="00E44944"/>
    <w:rsid w:val="00E63E45"/>
    <w:rsid w:val="00E84290"/>
    <w:rsid w:val="00EE36B2"/>
    <w:rsid w:val="00EF4474"/>
    <w:rsid w:val="00F00E1B"/>
    <w:rsid w:val="00F3709C"/>
    <w:rsid w:val="00F53907"/>
    <w:rsid w:val="00F65C0B"/>
    <w:rsid w:val="00F66807"/>
    <w:rsid w:val="00F85797"/>
    <w:rsid w:val="00F93D80"/>
    <w:rsid w:val="00FA27D4"/>
    <w:rsid w:val="00FA3FD0"/>
    <w:rsid w:val="00FC7B33"/>
    <w:rsid w:val="01395070"/>
    <w:rsid w:val="01FE5971"/>
    <w:rsid w:val="022E5AFD"/>
    <w:rsid w:val="023F1217"/>
    <w:rsid w:val="0265179D"/>
    <w:rsid w:val="026B29D6"/>
    <w:rsid w:val="02A352BA"/>
    <w:rsid w:val="02A92DA9"/>
    <w:rsid w:val="02B23812"/>
    <w:rsid w:val="02D768EE"/>
    <w:rsid w:val="036F0F99"/>
    <w:rsid w:val="049C6F9E"/>
    <w:rsid w:val="057F7796"/>
    <w:rsid w:val="05A84572"/>
    <w:rsid w:val="05CF48BD"/>
    <w:rsid w:val="06A44D39"/>
    <w:rsid w:val="072639E5"/>
    <w:rsid w:val="07953767"/>
    <w:rsid w:val="08406327"/>
    <w:rsid w:val="097051C8"/>
    <w:rsid w:val="0A164306"/>
    <w:rsid w:val="0A786BF0"/>
    <w:rsid w:val="0ABC1695"/>
    <w:rsid w:val="0B241316"/>
    <w:rsid w:val="0BAC6209"/>
    <w:rsid w:val="0BC85149"/>
    <w:rsid w:val="0BD173DC"/>
    <w:rsid w:val="0C6071B5"/>
    <w:rsid w:val="0C9F2357"/>
    <w:rsid w:val="0D252D36"/>
    <w:rsid w:val="0EA95A6D"/>
    <w:rsid w:val="0F3C13DB"/>
    <w:rsid w:val="0F51398D"/>
    <w:rsid w:val="0F5F2B5A"/>
    <w:rsid w:val="0FD66DF6"/>
    <w:rsid w:val="0FDE3A3A"/>
    <w:rsid w:val="10027722"/>
    <w:rsid w:val="10107F55"/>
    <w:rsid w:val="103F41BE"/>
    <w:rsid w:val="107964FA"/>
    <w:rsid w:val="10996909"/>
    <w:rsid w:val="10B31064"/>
    <w:rsid w:val="11361E79"/>
    <w:rsid w:val="124C59D7"/>
    <w:rsid w:val="129428DF"/>
    <w:rsid w:val="13F508DA"/>
    <w:rsid w:val="14A246B7"/>
    <w:rsid w:val="15361AF3"/>
    <w:rsid w:val="156A4F98"/>
    <w:rsid w:val="158551F2"/>
    <w:rsid w:val="15C745A0"/>
    <w:rsid w:val="15CD2798"/>
    <w:rsid w:val="165351B0"/>
    <w:rsid w:val="16554CF9"/>
    <w:rsid w:val="16E55626"/>
    <w:rsid w:val="170A2645"/>
    <w:rsid w:val="17AB5B70"/>
    <w:rsid w:val="180661BB"/>
    <w:rsid w:val="18532FFB"/>
    <w:rsid w:val="18925339"/>
    <w:rsid w:val="1A660719"/>
    <w:rsid w:val="1A661BA0"/>
    <w:rsid w:val="1A707E98"/>
    <w:rsid w:val="1B1F3953"/>
    <w:rsid w:val="1B522D4A"/>
    <w:rsid w:val="1B9C4726"/>
    <w:rsid w:val="1C401441"/>
    <w:rsid w:val="1CE27431"/>
    <w:rsid w:val="1D806648"/>
    <w:rsid w:val="1DB27436"/>
    <w:rsid w:val="1E0A572F"/>
    <w:rsid w:val="1E672B53"/>
    <w:rsid w:val="1EC41EE2"/>
    <w:rsid w:val="1F540751"/>
    <w:rsid w:val="1FC55682"/>
    <w:rsid w:val="203D202F"/>
    <w:rsid w:val="207760B9"/>
    <w:rsid w:val="20A741F2"/>
    <w:rsid w:val="21451DDB"/>
    <w:rsid w:val="21892BBA"/>
    <w:rsid w:val="219902FF"/>
    <w:rsid w:val="21D24904"/>
    <w:rsid w:val="221A3813"/>
    <w:rsid w:val="22F14E76"/>
    <w:rsid w:val="23885820"/>
    <w:rsid w:val="23F475C5"/>
    <w:rsid w:val="23F8041E"/>
    <w:rsid w:val="24561FF4"/>
    <w:rsid w:val="263B52AD"/>
    <w:rsid w:val="27F30659"/>
    <w:rsid w:val="29F61853"/>
    <w:rsid w:val="2A1437BE"/>
    <w:rsid w:val="2AB0574F"/>
    <w:rsid w:val="2BCA260C"/>
    <w:rsid w:val="2BDF043E"/>
    <w:rsid w:val="2CED0939"/>
    <w:rsid w:val="2CF47F19"/>
    <w:rsid w:val="2D4F5C7E"/>
    <w:rsid w:val="2D7202E8"/>
    <w:rsid w:val="2DB05D96"/>
    <w:rsid w:val="2E062E55"/>
    <w:rsid w:val="2E0E005C"/>
    <w:rsid w:val="2E1175A0"/>
    <w:rsid w:val="2E4C78E1"/>
    <w:rsid w:val="2E5E5003"/>
    <w:rsid w:val="2EAB4B63"/>
    <w:rsid w:val="2EC41940"/>
    <w:rsid w:val="2F8F76F0"/>
    <w:rsid w:val="2FBE65BC"/>
    <w:rsid w:val="30A1465A"/>
    <w:rsid w:val="30C435D0"/>
    <w:rsid w:val="31270775"/>
    <w:rsid w:val="314F0175"/>
    <w:rsid w:val="31CF0CF6"/>
    <w:rsid w:val="31F25A26"/>
    <w:rsid w:val="320B471A"/>
    <w:rsid w:val="32686602"/>
    <w:rsid w:val="339064C2"/>
    <w:rsid w:val="33AA27DB"/>
    <w:rsid w:val="33D31630"/>
    <w:rsid w:val="33D47DA9"/>
    <w:rsid w:val="3437455D"/>
    <w:rsid w:val="34CE32B7"/>
    <w:rsid w:val="353E3BBA"/>
    <w:rsid w:val="359D0A22"/>
    <w:rsid w:val="36002FCB"/>
    <w:rsid w:val="37207480"/>
    <w:rsid w:val="37732382"/>
    <w:rsid w:val="377B3BB2"/>
    <w:rsid w:val="381B4206"/>
    <w:rsid w:val="3836562E"/>
    <w:rsid w:val="38F5113F"/>
    <w:rsid w:val="39B11E92"/>
    <w:rsid w:val="39CC4CDD"/>
    <w:rsid w:val="39DE6FE8"/>
    <w:rsid w:val="39FF0E18"/>
    <w:rsid w:val="3A291739"/>
    <w:rsid w:val="3A4E7BC4"/>
    <w:rsid w:val="3A8E248C"/>
    <w:rsid w:val="3B294010"/>
    <w:rsid w:val="3C885B6C"/>
    <w:rsid w:val="3CA07775"/>
    <w:rsid w:val="3CD73455"/>
    <w:rsid w:val="3CE3405C"/>
    <w:rsid w:val="3CF702F7"/>
    <w:rsid w:val="3CF705BE"/>
    <w:rsid w:val="3DCB544C"/>
    <w:rsid w:val="3E115A0E"/>
    <w:rsid w:val="3EA82580"/>
    <w:rsid w:val="3F2469FB"/>
    <w:rsid w:val="3F2F4527"/>
    <w:rsid w:val="3F5A26CF"/>
    <w:rsid w:val="3F6F694C"/>
    <w:rsid w:val="403638EA"/>
    <w:rsid w:val="405F4D14"/>
    <w:rsid w:val="40724720"/>
    <w:rsid w:val="40A83692"/>
    <w:rsid w:val="40F97508"/>
    <w:rsid w:val="41626D0F"/>
    <w:rsid w:val="42543FA6"/>
    <w:rsid w:val="4269046E"/>
    <w:rsid w:val="436825C4"/>
    <w:rsid w:val="43720526"/>
    <w:rsid w:val="44206155"/>
    <w:rsid w:val="445A0DA1"/>
    <w:rsid w:val="44867EA4"/>
    <w:rsid w:val="44AE7AB5"/>
    <w:rsid w:val="44D92B47"/>
    <w:rsid w:val="44E50EB9"/>
    <w:rsid w:val="4507165A"/>
    <w:rsid w:val="456E22AF"/>
    <w:rsid w:val="457B2944"/>
    <w:rsid w:val="467A3B44"/>
    <w:rsid w:val="467B75AF"/>
    <w:rsid w:val="46EA3718"/>
    <w:rsid w:val="47220693"/>
    <w:rsid w:val="479B78EB"/>
    <w:rsid w:val="47D04FDF"/>
    <w:rsid w:val="47D935EA"/>
    <w:rsid w:val="48223704"/>
    <w:rsid w:val="48633DB8"/>
    <w:rsid w:val="48767003"/>
    <w:rsid w:val="48BD4B79"/>
    <w:rsid w:val="49317263"/>
    <w:rsid w:val="494E4208"/>
    <w:rsid w:val="497E0E3E"/>
    <w:rsid w:val="4A7E5E83"/>
    <w:rsid w:val="4BE37EBD"/>
    <w:rsid w:val="4C0E5B16"/>
    <w:rsid w:val="4D2675FC"/>
    <w:rsid w:val="4D501F3C"/>
    <w:rsid w:val="4D565246"/>
    <w:rsid w:val="4E104F0A"/>
    <w:rsid w:val="4E473D75"/>
    <w:rsid w:val="4E593C4C"/>
    <w:rsid w:val="4F41274F"/>
    <w:rsid w:val="4FB70C06"/>
    <w:rsid w:val="4FF965DF"/>
    <w:rsid w:val="5076676F"/>
    <w:rsid w:val="507A6C4D"/>
    <w:rsid w:val="50863C84"/>
    <w:rsid w:val="50E06A14"/>
    <w:rsid w:val="510C71A2"/>
    <w:rsid w:val="5167040A"/>
    <w:rsid w:val="52146722"/>
    <w:rsid w:val="52EB3B5F"/>
    <w:rsid w:val="537B4EC2"/>
    <w:rsid w:val="54A10D47"/>
    <w:rsid w:val="55A93FE7"/>
    <w:rsid w:val="56190C12"/>
    <w:rsid w:val="564B27BA"/>
    <w:rsid w:val="56A25A40"/>
    <w:rsid w:val="58F04DFC"/>
    <w:rsid w:val="591D3748"/>
    <w:rsid w:val="59A108D6"/>
    <w:rsid w:val="59AA6034"/>
    <w:rsid w:val="59CE26AD"/>
    <w:rsid w:val="5AB204AA"/>
    <w:rsid w:val="5B211A15"/>
    <w:rsid w:val="5B3063F4"/>
    <w:rsid w:val="5C241F22"/>
    <w:rsid w:val="5C5D14F6"/>
    <w:rsid w:val="5D8D5314"/>
    <w:rsid w:val="5E076221"/>
    <w:rsid w:val="5EFD3541"/>
    <w:rsid w:val="5FE74327"/>
    <w:rsid w:val="60DE355A"/>
    <w:rsid w:val="60EA018C"/>
    <w:rsid w:val="62EA6248"/>
    <w:rsid w:val="64384B9F"/>
    <w:rsid w:val="643D1189"/>
    <w:rsid w:val="64751447"/>
    <w:rsid w:val="66331AB8"/>
    <w:rsid w:val="67004C9E"/>
    <w:rsid w:val="67593538"/>
    <w:rsid w:val="67D22629"/>
    <w:rsid w:val="68305A23"/>
    <w:rsid w:val="691664D3"/>
    <w:rsid w:val="6A0D5B9B"/>
    <w:rsid w:val="6A167736"/>
    <w:rsid w:val="6A704B5A"/>
    <w:rsid w:val="6B1B1BA7"/>
    <w:rsid w:val="6BF44632"/>
    <w:rsid w:val="6C8D623A"/>
    <w:rsid w:val="6CBF51EF"/>
    <w:rsid w:val="6E206EB9"/>
    <w:rsid w:val="6E3C54F5"/>
    <w:rsid w:val="6E8040E4"/>
    <w:rsid w:val="6EC55E21"/>
    <w:rsid w:val="6ED17F39"/>
    <w:rsid w:val="6ED3075F"/>
    <w:rsid w:val="6F2A6E7A"/>
    <w:rsid w:val="6F3A53DA"/>
    <w:rsid w:val="6F543924"/>
    <w:rsid w:val="6FF7634A"/>
    <w:rsid w:val="70220B40"/>
    <w:rsid w:val="707047CC"/>
    <w:rsid w:val="70751B2B"/>
    <w:rsid w:val="70C90056"/>
    <w:rsid w:val="71F953F5"/>
    <w:rsid w:val="720E4DA2"/>
    <w:rsid w:val="72841CE8"/>
    <w:rsid w:val="734501D6"/>
    <w:rsid w:val="73647F9C"/>
    <w:rsid w:val="73650303"/>
    <w:rsid w:val="736B11A4"/>
    <w:rsid w:val="75E80843"/>
    <w:rsid w:val="76B35EA2"/>
    <w:rsid w:val="77A569F0"/>
    <w:rsid w:val="78584791"/>
    <w:rsid w:val="78FC4690"/>
    <w:rsid w:val="79CA11A4"/>
    <w:rsid w:val="7A92418D"/>
    <w:rsid w:val="7B0A670A"/>
    <w:rsid w:val="7B4D0C81"/>
    <w:rsid w:val="7BE23EC0"/>
    <w:rsid w:val="7BEC2DDC"/>
    <w:rsid w:val="7C7D008B"/>
    <w:rsid w:val="7D0F17D2"/>
    <w:rsid w:val="7DA937CE"/>
    <w:rsid w:val="7E11011F"/>
    <w:rsid w:val="7E597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Balloon Text"/>
    <w:basedOn w:val="1"/>
    <w:link w:val="14"/>
    <w:qFormat/>
    <w:uiPriority w:val="0"/>
    <w:rPr>
      <w:sz w:val="18"/>
      <w:szCs w:val="18"/>
    </w:rPr>
  </w:style>
  <w:style w:type="paragraph" w:styleId="4">
    <w:name w:val="footer"/>
    <w:basedOn w:val="1"/>
    <w:link w:val="13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qFormat/>
    <w:uiPriority w:val="0"/>
    <w:pPr>
      <w:spacing w:beforeAutospacing="1" w:afterAutospacing="1"/>
      <w:jc w:val="left"/>
    </w:pPr>
    <w:rPr>
      <w:kern w:val="0"/>
      <w:sz w:val="24"/>
    </w:rPr>
  </w:style>
  <w:style w:type="character" w:styleId="9">
    <w:name w:val="page number"/>
    <w:basedOn w:val="8"/>
    <w:qFormat/>
    <w:uiPriority w:val="0"/>
    <w:rPr>
      <w:rFonts w:ascii="Times New Roman" w:hAnsi="Times New Roman" w:eastAsia="宋体" w:cs="Times New Roman"/>
    </w:rPr>
  </w:style>
  <w:style w:type="character" w:styleId="10">
    <w:name w:val="FollowedHyperlink"/>
    <w:basedOn w:val="8"/>
    <w:qFormat/>
    <w:uiPriority w:val="0"/>
    <w:rPr>
      <w:color w:val="800080"/>
      <w:u w:val="single"/>
    </w:rPr>
  </w:style>
  <w:style w:type="character" w:styleId="11">
    <w:name w:val="Hyperlink"/>
    <w:basedOn w:val="8"/>
    <w:qFormat/>
    <w:uiPriority w:val="0"/>
    <w:rPr>
      <w:color w:val="0000FF"/>
      <w:u w:val="single"/>
    </w:rPr>
  </w:style>
  <w:style w:type="character" w:customStyle="1" w:styleId="12">
    <w:name w:val="页眉 字符"/>
    <w:basedOn w:val="8"/>
    <w:link w:val="5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3">
    <w:name w:val="页脚 字符"/>
    <w:basedOn w:val="8"/>
    <w:link w:val="4"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4">
    <w:name w:val="批注框文本 字符"/>
    <w:basedOn w:val="8"/>
    <w:link w:val="3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paragraph" w:styleId="15">
    <w:name w:val="List Paragraph"/>
    <w:basedOn w:val="1"/>
    <w:qFormat/>
    <w:uiPriority w:val="99"/>
    <w:pPr>
      <w:ind w:firstLine="420" w:firstLineChars="200"/>
    </w:pPr>
  </w:style>
  <w:style w:type="character" w:customStyle="1" w:styleId="16">
    <w:name w:val="font21"/>
    <w:basedOn w:val="8"/>
    <w:qFormat/>
    <w:uiPriority w:val="0"/>
    <w:rPr>
      <w:rFonts w:hint="eastAsia" w:ascii="宋体" w:hAnsi="宋体" w:eastAsia="宋体" w:cs="宋体"/>
      <w:b/>
      <w:bCs/>
      <w:color w:val="000000"/>
      <w:sz w:val="32"/>
      <w:szCs w:val="32"/>
      <w:u w:val="none"/>
    </w:rPr>
  </w:style>
  <w:style w:type="character" w:customStyle="1" w:styleId="17">
    <w:name w:val="font31"/>
    <w:basedOn w:val="8"/>
    <w:qFormat/>
    <w:uiPriority w:val="0"/>
    <w:rPr>
      <w:rFonts w:hint="eastAsia" w:ascii="宋体" w:hAnsi="宋体" w:eastAsia="宋体" w:cs="宋体"/>
      <w:b/>
      <w:bCs/>
      <w:color w:val="000000"/>
      <w:sz w:val="24"/>
      <w:szCs w:val="24"/>
      <w:u w:val="none"/>
    </w:rPr>
  </w:style>
  <w:style w:type="table" w:customStyle="1" w:styleId="1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9">
    <w:name w:val="font01"/>
    <w:basedOn w:val="8"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015937-BFFA-4671-A97B-AA2546A54C3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380</Words>
  <Characters>412</Characters>
  <Lines>31</Lines>
  <Paragraphs>8</Paragraphs>
  <TotalTime>1396</TotalTime>
  <ScaleCrop>false</ScaleCrop>
  <LinksUpToDate>false</LinksUpToDate>
  <CharactersWithSpaces>643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2019-08-09T04:12:00Z</dcterms:created>
  <dc:creator>Administrator</dc:creator>
  <cp:lastModifiedBy>later</cp:lastModifiedBy>
  <cp:lastPrinted>2026-03-03T03:18:12Z</cp:lastPrinted>
  <dcterms:modified xsi:type="dcterms:W3CDTF">2026-03-04T10:06:54Z</dcterms:modified>
  <cp:revision>103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9860CD79AED74594852E8EE06F865457_13</vt:lpwstr>
  </property>
  <property fmtid="{D5CDD505-2E9C-101B-9397-08002B2CF9AE}" pid="4" name="KSOTemplateDocerSaveRecord">
    <vt:lpwstr>eyJoZGlkIjoiNDI1NGQ4MDY4NjMxYWVlMzc3ODM2NDE0MmU1ODUxYzYiLCJ1c2VySWQiOiI2MzUyMjE4NDYifQ==</vt:lpwstr>
  </property>
</Properties>
</file>